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2859" w14:textId="77777777" w:rsidR="00EF6AE1" w:rsidRDefault="00EF6AE1" w:rsidP="00EF6AE1">
      <w:pPr>
        <w:pStyle w:val="Heading1"/>
      </w:pPr>
      <w:r w:rsidRPr="00DA1AF4">
        <w:t xml:space="preserve">JP Morgan MLCOE TSRL 2026 Internship Question </w:t>
      </w:r>
      <w:r>
        <w:t>3</w:t>
      </w:r>
      <w:r w:rsidRPr="00DA1AF4">
        <w:t xml:space="preserve">: </w:t>
      </w:r>
      <w:r>
        <w:t xml:space="preserve"> </w:t>
      </w:r>
    </w:p>
    <w:p w14:paraId="13DF7418" w14:textId="4C7BD578" w:rsidR="00EF6AE1" w:rsidRDefault="00EF6AE1" w:rsidP="00EF6AE1">
      <w:pPr>
        <w:pStyle w:val="Heading1"/>
      </w:pPr>
      <w:r>
        <w:t>Discrete choice model and credit card offers</w:t>
      </w:r>
    </w:p>
    <w:p w14:paraId="150BEA4D" w14:textId="3E9F06AD" w:rsidR="00EF6AE1" w:rsidRDefault="00EF6AE1" w:rsidP="00EF6AE1"/>
    <w:p w14:paraId="1D8B7995" w14:textId="1EAE616B" w:rsidR="00EF6AE1" w:rsidRDefault="00EF6AE1" w:rsidP="00EF6AE1">
      <w:pPr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</w:rPr>
      </w:pPr>
      <w:r w:rsidRPr="38E53F17">
        <w:rPr>
          <w:rFonts w:eastAsiaTheme="minorEastAsia"/>
        </w:rPr>
        <w:t xml:space="preserve">Bank credit cards frequently run campaigns </w:t>
      </w:r>
      <w:r w:rsidR="003F32E9" w:rsidRPr="38E53F17">
        <w:rPr>
          <w:rFonts w:eastAsiaTheme="minorEastAsia"/>
        </w:rPr>
        <w:t>together</w:t>
      </w:r>
      <w:r w:rsidRPr="38E53F17">
        <w:rPr>
          <w:rFonts w:eastAsiaTheme="minorEastAsia"/>
        </w:rPr>
        <w:t xml:space="preserve"> with vendors and service providers to promote sales</w:t>
      </w:r>
      <w:r w:rsidR="003F32E9" w:rsidRPr="38E53F17">
        <w:rPr>
          <w:rFonts w:eastAsiaTheme="minorEastAsia"/>
        </w:rPr>
        <w:t xml:space="preserve"> volume</w:t>
      </w:r>
      <w:r w:rsidRPr="38E53F17">
        <w:rPr>
          <w:rFonts w:eastAsiaTheme="minorEastAsia"/>
        </w:rPr>
        <w:t xml:space="preserve">. These offers provide tangible benefits </w:t>
      </w:r>
      <w:r w:rsidRPr="38E53F17">
        <w:rPr>
          <w:rFonts w:eastAsiaTheme="minorEastAsia"/>
          <w:kern w:val="0"/>
        </w:rPr>
        <w:t xml:space="preserve">in the form of redemptions when consumers choose to redeem them. Typically structured as "spend x then get </w:t>
      </w:r>
      <w:proofErr w:type="spellStart"/>
      <w:r w:rsidRPr="38E53F17">
        <w:rPr>
          <w:rFonts w:eastAsiaTheme="minorEastAsia"/>
          <w:kern w:val="0"/>
        </w:rPr>
        <w:t>y</w:t>
      </w:r>
      <w:proofErr w:type="spellEnd"/>
      <w:r w:rsidRPr="38E53F17">
        <w:rPr>
          <w:rFonts w:eastAsiaTheme="minorEastAsia"/>
          <w:kern w:val="0"/>
        </w:rPr>
        <w:t xml:space="preserve"> back," or as some form of discount, these offers carry a clear dollar value, incentivizing consumers to engage with them</w:t>
      </w:r>
      <w:r w:rsidR="469E5652" w:rsidRPr="38E53F17">
        <w:rPr>
          <w:rFonts w:eastAsiaTheme="minorEastAsia"/>
          <w:kern w:val="0"/>
        </w:rPr>
        <w:t xml:space="preserve"> (</w:t>
      </w:r>
      <w:r w:rsidR="469E5652" w:rsidRPr="38E53F17">
        <w:rPr>
          <w:rFonts w:eastAsiaTheme="minorEastAsia"/>
        </w:rPr>
        <w:t xml:space="preserve">See </w:t>
      </w:r>
      <w:hyperlink r:id="rId5" w:history="1">
        <w:r w:rsidR="469E5652" w:rsidRPr="38E53F17">
          <w:rPr>
            <w:rStyle w:val="Hyperlink"/>
            <w:rFonts w:eastAsiaTheme="minorEastAsia"/>
          </w:rPr>
          <w:t>https://www.chase.com/personal/merchant-offers</w:t>
        </w:r>
      </w:hyperlink>
      <w:r w:rsidR="469E5652" w:rsidRPr="38E53F17">
        <w:rPr>
          <w:rFonts w:eastAsiaTheme="minorEastAsia"/>
        </w:rPr>
        <w:t xml:space="preserve"> for more context.</w:t>
      </w:r>
      <w:r w:rsidR="469E5652" w:rsidRPr="38E53F17">
        <w:rPr>
          <w:rFonts w:eastAsiaTheme="minorEastAsia"/>
          <w:kern w:val="0"/>
        </w:rPr>
        <w:t>)</w:t>
      </w:r>
      <w:r w:rsidRPr="38E53F17">
        <w:rPr>
          <w:rFonts w:eastAsiaTheme="minorEastAsia"/>
          <w:kern w:val="0"/>
        </w:rPr>
        <w:t>. Clearly these campaigns can be costly to both the vendors and the bank</w:t>
      </w:r>
      <w:r w:rsidR="002118A9" w:rsidRPr="38E53F17">
        <w:rPr>
          <w:rFonts w:eastAsiaTheme="minorEastAsia"/>
          <w:kern w:val="0"/>
        </w:rPr>
        <w:t>s</w:t>
      </w:r>
      <w:r w:rsidRPr="38E53F17">
        <w:rPr>
          <w:rFonts w:eastAsiaTheme="minorEastAsia"/>
          <w:kern w:val="0"/>
        </w:rPr>
        <w:t xml:space="preserve"> issuing the card</w:t>
      </w:r>
      <w:r w:rsidR="002118A9" w:rsidRPr="38E53F17">
        <w:rPr>
          <w:rFonts w:eastAsiaTheme="minorEastAsia"/>
          <w:kern w:val="0"/>
        </w:rPr>
        <w:t>s</w:t>
      </w:r>
      <w:r w:rsidRPr="38E53F17">
        <w:rPr>
          <w:rFonts w:eastAsiaTheme="minorEastAsia"/>
          <w:kern w:val="0"/>
        </w:rPr>
        <w:t>.  Hence estimating the demand of the consumer</w:t>
      </w:r>
      <w:r w:rsidR="002118A9" w:rsidRPr="38E53F17">
        <w:rPr>
          <w:rFonts w:eastAsiaTheme="minorEastAsia"/>
          <w:kern w:val="0"/>
        </w:rPr>
        <w:t>s</w:t>
      </w:r>
      <w:r w:rsidRPr="38E53F17">
        <w:rPr>
          <w:rFonts w:eastAsiaTheme="minorEastAsia"/>
          <w:kern w:val="0"/>
        </w:rPr>
        <w:t xml:space="preserve"> under different marketing conditions is crucial for the success of these </w:t>
      </w:r>
      <w:r w:rsidR="6EDB95E2" w:rsidRPr="38E53F17">
        <w:rPr>
          <w:rFonts w:eastAsiaTheme="minorEastAsia"/>
          <w:kern w:val="0"/>
        </w:rPr>
        <w:t>promotional</w:t>
      </w:r>
      <w:r w:rsidRPr="38E53F17">
        <w:rPr>
          <w:rFonts w:eastAsiaTheme="minorEastAsia"/>
          <w:kern w:val="0"/>
        </w:rPr>
        <w:t xml:space="preserve"> campaigns.  The various forms of discrete choice models can be very useful tools in forecasting the demand.  </w:t>
      </w:r>
    </w:p>
    <w:p w14:paraId="08C2570F" w14:textId="6F9D15BF" w:rsidR="00526D97" w:rsidRDefault="00526D97" w:rsidP="00EF6AE1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kern w:val="0"/>
          <w:sz w:val="20"/>
          <w:szCs w:val="20"/>
        </w:rPr>
      </w:pPr>
    </w:p>
    <w:p w14:paraId="1EFA9644" w14:textId="7187729F" w:rsidR="0021523F" w:rsidRPr="00EF6AE1" w:rsidRDefault="0021523F" w:rsidP="00195491">
      <w:pPr>
        <w:pStyle w:val="Heading2"/>
      </w:pPr>
      <w:r>
        <w:t xml:space="preserve">Part 1:  </w:t>
      </w:r>
    </w:p>
    <w:p w14:paraId="4AFFF515" w14:textId="77777777" w:rsidR="000A309C" w:rsidRDefault="000A309C" w:rsidP="00D445EA">
      <w:r>
        <w:t xml:space="preserve">One possible choice is the deep context-dependent choice model of </w:t>
      </w:r>
      <w:proofErr w:type="gramStart"/>
      <w:r>
        <w:t>Zhang(</w:t>
      </w:r>
      <w:proofErr w:type="gramEnd"/>
      <w:r>
        <w:t xml:space="preserve">25).  </w:t>
      </w:r>
    </w:p>
    <w:p w14:paraId="24EFFD57" w14:textId="51BB079F" w:rsidR="00C40DB5" w:rsidRDefault="000A309C" w:rsidP="00C535FA">
      <w:pPr>
        <w:pStyle w:val="ListParagraph"/>
        <w:numPr>
          <w:ilvl w:val="0"/>
          <w:numId w:val="1"/>
        </w:numPr>
      </w:pPr>
      <w:r>
        <w:t xml:space="preserve">Could you please implement, </w:t>
      </w:r>
      <w:r w:rsidR="43112EDF">
        <w:t>the</w:t>
      </w:r>
      <w:r>
        <w:t xml:space="preserve"> corrected version if there </w:t>
      </w:r>
      <w:r w:rsidR="311BCACE">
        <w:t>are</w:t>
      </w:r>
      <w:r>
        <w:t xml:space="preserve"> any errors, their model in choice-learn </w:t>
      </w:r>
      <w:hyperlink r:id="rId6">
        <w:r w:rsidRPr="5E270E75">
          <w:rPr>
            <w:rStyle w:val="Hyperlink"/>
          </w:rPr>
          <w:t>https://artefactory.github.io/choice-learn/</w:t>
        </w:r>
      </w:hyperlink>
      <w:r>
        <w:t xml:space="preserve"> using Tensorflow and Tensorflow probability?  </w:t>
      </w:r>
    </w:p>
    <w:p w14:paraId="7832604C" w14:textId="1D4C4D50" w:rsidR="0005550A" w:rsidRDefault="0005550A" w:rsidP="00175B65">
      <w:pPr>
        <w:pStyle w:val="ListParagraph"/>
        <w:ind w:left="1080"/>
      </w:pPr>
      <w:r>
        <w:t xml:space="preserve">Hint: </w:t>
      </w:r>
      <w:r w:rsidR="00FF051E">
        <w:t xml:space="preserve">choice-learn has </w:t>
      </w:r>
      <w:r w:rsidR="008F08DA">
        <w:t>Halo MNL implemented, feel free to use it as a reference to start.</w:t>
      </w:r>
    </w:p>
    <w:p w14:paraId="791008A0" w14:textId="77777777" w:rsidR="00B632C7" w:rsidRDefault="00B632C7" w:rsidP="00CF3619">
      <w:pPr>
        <w:pStyle w:val="ListParagraph"/>
        <w:numPr>
          <w:ilvl w:val="0"/>
          <w:numId w:val="1"/>
        </w:numPr>
      </w:pPr>
      <w:r>
        <w:t xml:space="preserve">Can you write a report discussing the following? </w:t>
      </w:r>
    </w:p>
    <w:p w14:paraId="3522E1E3" w14:textId="287B900F" w:rsidR="00B632C7" w:rsidRDefault="00B632C7" w:rsidP="004C150E">
      <w:pPr>
        <w:pStyle w:val="ListParagraph"/>
        <w:numPr>
          <w:ilvl w:val="1"/>
          <w:numId w:val="1"/>
        </w:numPr>
      </w:pPr>
      <w:r>
        <w:t xml:space="preserve">Are there any errors or unclear parts in the paper?  If there </w:t>
      </w:r>
      <w:r w:rsidR="56470D49">
        <w:t>are</w:t>
      </w:r>
      <w:r>
        <w:t xml:space="preserve">, please point them out and explain the unclear parts in the report. </w:t>
      </w:r>
    </w:p>
    <w:p w14:paraId="2468E044" w14:textId="47524711" w:rsidR="000A309C" w:rsidRDefault="000A309C" w:rsidP="004C150E">
      <w:pPr>
        <w:pStyle w:val="ListParagraph"/>
        <w:numPr>
          <w:ilvl w:val="1"/>
          <w:numId w:val="1"/>
        </w:numPr>
      </w:pPr>
      <w:r>
        <w:t xml:space="preserve">Do you get the same results as their synthetic data test? </w:t>
      </w:r>
    </w:p>
    <w:p w14:paraId="1E33A1E9" w14:textId="1B04BA2F" w:rsidR="000A309C" w:rsidRDefault="000A309C" w:rsidP="004C150E">
      <w:pPr>
        <w:pStyle w:val="ListParagraph"/>
        <w:numPr>
          <w:ilvl w:val="1"/>
          <w:numId w:val="1"/>
        </w:numPr>
      </w:pPr>
      <w:r>
        <w:t>What additional tests could you come up</w:t>
      </w:r>
      <w:r w:rsidR="7F7B664C">
        <w:t xml:space="preserve"> with</w:t>
      </w:r>
      <w:r>
        <w:t xml:space="preserve"> to verify the results?</w:t>
      </w:r>
    </w:p>
    <w:p w14:paraId="195FA5C5" w14:textId="78DBF800" w:rsidR="000A309C" w:rsidRDefault="00946045" w:rsidP="004C150E">
      <w:pPr>
        <w:pStyle w:val="ListParagraph"/>
        <w:numPr>
          <w:ilvl w:val="1"/>
          <w:numId w:val="1"/>
        </w:numPr>
      </w:pPr>
      <w:r>
        <w:t xml:space="preserve">Comparing to the reproducing kernel Hilbert Space Choice model of </w:t>
      </w:r>
      <w:proofErr w:type="gramStart"/>
      <w:r>
        <w:t>Yang(</w:t>
      </w:r>
      <w:proofErr w:type="gramEnd"/>
      <w:r>
        <w:t xml:space="preserve">25), what are the pros and cons of </w:t>
      </w:r>
      <w:proofErr w:type="gramStart"/>
      <w:r>
        <w:t>Zhang(</w:t>
      </w:r>
      <w:proofErr w:type="gramEnd"/>
      <w:r>
        <w:t xml:space="preserve">25)?  </w:t>
      </w:r>
    </w:p>
    <w:p w14:paraId="2D84ACB2" w14:textId="094ECA8E" w:rsidR="00946045" w:rsidRDefault="00946045" w:rsidP="004C150E">
      <w:pPr>
        <w:pStyle w:val="ListParagraph"/>
        <w:numPr>
          <w:ilvl w:val="1"/>
          <w:numId w:val="1"/>
        </w:numPr>
      </w:pPr>
      <w:r>
        <w:t xml:space="preserve">Do you think these models are suitable for the task </w:t>
      </w:r>
      <w:r w:rsidR="3E49E01C">
        <w:t>of</w:t>
      </w:r>
      <w:r>
        <w:t xml:space="preserve"> demand estimation of credit card offers?  What are the potential problems</w:t>
      </w:r>
      <w:r w:rsidR="006E2101">
        <w:t xml:space="preserve"> or challenges</w:t>
      </w:r>
      <w:r>
        <w:t>?</w:t>
      </w:r>
    </w:p>
    <w:p w14:paraId="0CE6CB25" w14:textId="3938E756" w:rsidR="00946045" w:rsidRDefault="00946045" w:rsidP="004C150E">
      <w:pPr>
        <w:pStyle w:val="ListParagraph"/>
        <w:numPr>
          <w:ilvl w:val="1"/>
          <w:numId w:val="1"/>
        </w:numPr>
      </w:pPr>
      <w:r>
        <w:t xml:space="preserve">What are other models, traditional non-neural network based, or ML models that you think are more suitable or at least worth trying? </w:t>
      </w:r>
      <w:r w:rsidR="00D52F60">
        <w:t>Why?</w:t>
      </w:r>
    </w:p>
    <w:p w14:paraId="2D3DEF76" w14:textId="28A08EB1" w:rsidR="00946045" w:rsidRDefault="00946045" w:rsidP="00195491">
      <w:pPr>
        <w:pStyle w:val="Heading2"/>
      </w:pPr>
      <w:r>
        <w:t>Part 2:</w:t>
      </w:r>
    </w:p>
    <w:p w14:paraId="2C7DCEB1" w14:textId="39F281AA" w:rsidR="00946045" w:rsidRDefault="00946045" w:rsidP="00C535FA">
      <w:r>
        <w:t xml:space="preserve">In the estimation problem in part 1, </w:t>
      </w:r>
      <w:r w:rsidR="007A6ACE">
        <w:t xml:space="preserve">the problem of market-product level demand shocks (a.k.a. unobserved market-product characteristics) are not considered.  </w:t>
      </w:r>
      <w:proofErr w:type="gramStart"/>
      <w:r w:rsidR="007A6ACE">
        <w:t>Lu(</w:t>
      </w:r>
      <w:proofErr w:type="gramEnd"/>
      <w:r w:rsidR="007A6ACE">
        <w:t xml:space="preserve">25) proposed a new method to handle this problem instead of the traditional instrumental variable method.  </w:t>
      </w:r>
    </w:p>
    <w:p w14:paraId="3BF384A2" w14:textId="7B49ED97" w:rsidR="00C07998" w:rsidRDefault="00C07998" w:rsidP="00C535FA">
      <w:pPr>
        <w:pStyle w:val="ListParagraph"/>
        <w:numPr>
          <w:ilvl w:val="0"/>
          <w:numId w:val="1"/>
        </w:numPr>
      </w:pPr>
      <w:r>
        <w:t xml:space="preserve">Could you please implement, </w:t>
      </w:r>
      <w:r w:rsidR="6AF8EA38">
        <w:t>the</w:t>
      </w:r>
      <w:r>
        <w:t xml:space="preserve"> corrected version if there </w:t>
      </w:r>
      <w:r w:rsidR="2E29C165">
        <w:t>are</w:t>
      </w:r>
      <w:r>
        <w:t xml:space="preserve"> any errors, their model in choice-learn </w:t>
      </w:r>
      <w:hyperlink r:id="rId7">
        <w:r w:rsidRPr="27E00891">
          <w:rPr>
            <w:rStyle w:val="Hyperlink"/>
          </w:rPr>
          <w:t>https://artefactory.github.io/choice-learn/</w:t>
        </w:r>
      </w:hyperlink>
      <w:r>
        <w:t xml:space="preserve"> using Tensorflow and Tensorflow probability?</w:t>
      </w:r>
    </w:p>
    <w:p w14:paraId="3DBD00FA" w14:textId="77777777" w:rsidR="00FB2EAE" w:rsidRDefault="00FB2EAE" w:rsidP="00C535FA">
      <w:pPr>
        <w:pStyle w:val="ListParagraph"/>
        <w:numPr>
          <w:ilvl w:val="0"/>
          <w:numId w:val="1"/>
        </w:numPr>
      </w:pPr>
      <w:r>
        <w:t xml:space="preserve">Please continue the report discussing the following: </w:t>
      </w:r>
    </w:p>
    <w:p w14:paraId="299C1806" w14:textId="73D2C965" w:rsidR="00860EEB" w:rsidRDefault="007A6ACE" w:rsidP="004C150E">
      <w:pPr>
        <w:pStyle w:val="ListParagraph"/>
        <w:numPr>
          <w:ilvl w:val="1"/>
          <w:numId w:val="1"/>
        </w:numPr>
      </w:pPr>
      <w:r>
        <w:t xml:space="preserve">Are there any errors or unclear parts in the paper?  If there </w:t>
      </w:r>
      <w:r w:rsidR="12C0EDAA">
        <w:t>are</w:t>
      </w:r>
      <w:r>
        <w:t xml:space="preserve">, please point them out and explain the unclear parts in the report. </w:t>
      </w:r>
    </w:p>
    <w:p w14:paraId="47D8D32A" w14:textId="58C4BDEF" w:rsidR="00860EEB" w:rsidRDefault="007A6ACE" w:rsidP="00860EEB">
      <w:pPr>
        <w:pStyle w:val="ListParagraph"/>
        <w:numPr>
          <w:ilvl w:val="1"/>
          <w:numId w:val="1"/>
        </w:numPr>
      </w:pPr>
      <w:r>
        <w:lastRenderedPageBreak/>
        <w:t>Can you replicate their results</w:t>
      </w:r>
      <w:r w:rsidR="006B0B10">
        <w:t xml:space="preserve"> (</w:t>
      </w:r>
      <w:r w:rsidR="00970C01">
        <w:t>BLP with &amp; without cost IV, Shrinkage</w:t>
      </w:r>
      <w:r w:rsidR="006B0B10">
        <w:t>)</w:t>
      </w:r>
      <w:r>
        <w:t xml:space="preserve"> as in the simulation section</w:t>
      </w:r>
      <w:r w:rsidR="00EF2954">
        <w:t xml:space="preserve"> (Section 4)</w:t>
      </w:r>
      <w:r>
        <w:t>?</w:t>
      </w:r>
      <w:r w:rsidR="001E64C1">
        <w:t xml:space="preserve"> If not, </w:t>
      </w:r>
      <w:r w:rsidR="00B9369E">
        <w:t>do you have any hypotheses on why?</w:t>
      </w:r>
    </w:p>
    <w:p w14:paraId="0937B0F9" w14:textId="7D82948B" w:rsidR="46828681" w:rsidRDefault="46828681" w:rsidP="1068E12B">
      <w:pPr>
        <w:pStyle w:val="ListParagraph"/>
        <w:numPr>
          <w:ilvl w:val="1"/>
          <w:numId w:val="1"/>
        </w:numPr>
      </w:pPr>
      <w:r w:rsidRPr="4C8114F7">
        <w:t>Explain</w:t>
      </w:r>
      <w:r w:rsidRPr="1068E12B">
        <w:t xml:space="preserve"> the benchmark models used </w:t>
      </w:r>
      <w:r w:rsidRPr="4C8114F7">
        <w:t xml:space="preserve">in detail. What are the </w:t>
      </w:r>
      <w:r>
        <w:t>as</w:t>
      </w:r>
      <w:r w:rsidRPr="28ED273A">
        <w:t>sumptions needed for</w:t>
      </w:r>
      <w:r w:rsidRPr="4C8114F7">
        <w:t xml:space="preserve"> the BLP + IV </w:t>
      </w:r>
      <w:r w:rsidRPr="28ED273A">
        <w:t xml:space="preserve">to </w:t>
      </w:r>
      <w:r w:rsidRPr="4C8114F7">
        <w:t>work</w:t>
      </w:r>
      <w:r w:rsidRPr="1068E12B">
        <w:t xml:space="preserve"> in the case of price endogeneity</w:t>
      </w:r>
      <w:r w:rsidR="7E87ADDF" w:rsidRPr="28ED273A">
        <w:t xml:space="preserve">? </w:t>
      </w:r>
      <w:r w:rsidR="7E87ADDF">
        <w:t>Delinea</w:t>
      </w:r>
      <w:r>
        <w:t>t</w:t>
      </w:r>
      <w:r w:rsidR="7E87ADDF">
        <w:t xml:space="preserve">e </w:t>
      </w:r>
      <w:r w:rsidR="41BEA520">
        <w:t>key</w:t>
      </w:r>
      <w:r w:rsidR="7E87ADDF">
        <w:t xml:space="preserve"> variable</w:t>
      </w:r>
      <w:r w:rsidR="7E87ADDF" w:rsidRPr="348226F3">
        <w:t xml:space="preserve">s </w:t>
      </w:r>
      <w:r w:rsidR="4541FE66" w:rsidRPr="6BC2DA9F">
        <w:t>that</w:t>
      </w:r>
      <w:r w:rsidR="7E87ADDF" w:rsidRPr="6BC2DA9F">
        <w:t xml:space="preserve"> </w:t>
      </w:r>
      <w:r w:rsidR="47B8179D" w:rsidRPr="34C7A8D5">
        <w:t>may or may not be</w:t>
      </w:r>
      <w:r w:rsidR="7E87ADDF" w:rsidRPr="34C7A8D5">
        <w:t xml:space="preserve"> </w:t>
      </w:r>
      <w:r w:rsidR="7E87ADDF" w:rsidRPr="348226F3">
        <w:t xml:space="preserve">observed </w:t>
      </w:r>
      <w:r w:rsidR="50AD7811">
        <w:t>in choice model data</w:t>
      </w:r>
      <w:r w:rsidR="502167CC">
        <w:t xml:space="preserve"> that justifies the IV approach, and</w:t>
      </w:r>
      <w:r>
        <w:t xml:space="preserve"> </w:t>
      </w:r>
      <w:r w:rsidRPr="1068E12B">
        <w:t xml:space="preserve">how </w:t>
      </w:r>
      <w:r w:rsidR="59858944">
        <w:t>to</w:t>
      </w:r>
      <w:r w:rsidRPr="1068E12B">
        <w:t xml:space="preserve"> </w:t>
      </w:r>
      <w:r w:rsidR="59858944">
        <w:t>find</w:t>
      </w:r>
      <w:r>
        <w:t xml:space="preserve"> </w:t>
      </w:r>
      <w:r w:rsidRPr="1068E12B">
        <w:t xml:space="preserve">suitable instruments that satisfy </w:t>
      </w:r>
      <w:r w:rsidR="208A4786">
        <w:t>the required</w:t>
      </w:r>
      <w:r w:rsidRPr="1068E12B">
        <w:t xml:space="preserve"> assumptions</w:t>
      </w:r>
      <w:r w:rsidR="75EBE142">
        <w:t xml:space="preserve"> (which you should state)</w:t>
      </w:r>
      <w:r>
        <w:t>.</w:t>
      </w:r>
      <w:r w:rsidR="3B19764C">
        <w:t xml:space="preserve"> Provide and justify at least three examples of viable instruments in </w:t>
      </w:r>
      <w:r w:rsidR="6E3C79D8">
        <w:t>the credit card offer setting</w:t>
      </w:r>
      <w:r w:rsidR="3B19764C">
        <w:t>.</w:t>
      </w:r>
      <w:r w:rsidR="78753E2F">
        <w:t xml:space="preserve"> Can you think of another benchmark model that could be used?</w:t>
      </w:r>
    </w:p>
    <w:p w14:paraId="4E2A628A" w14:textId="5745C9C7" w:rsidR="00860EEB" w:rsidRDefault="007A6ACE" w:rsidP="00860EEB">
      <w:pPr>
        <w:pStyle w:val="ListParagraph"/>
        <w:numPr>
          <w:ilvl w:val="1"/>
          <w:numId w:val="1"/>
        </w:numPr>
      </w:pPr>
      <w:r>
        <w:t xml:space="preserve">How can we modify the deep context-dependent choice model of </w:t>
      </w:r>
      <w:proofErr w:type="gramStart"/>
      <w:r>
        <w:t>Zhang(</w:t>
      </w:r>
      <w:proofErr w:type="gramEnd"/>
      <w:r>
        <w:t xml:space="preserve">25) with the same assumption as in </w:t>
      </w:r>
      <w:proofErr w:type="gramStart"/>
      <w:r>
        <w:t>Lu(</w:t>
      </w:r>
      <w:proofErr w:type="gramEnd"/>
      <w:r>
        <w:t xml:space="preserve">25)?  Can you design a simulation study and implement your idea in choice-learn to show that your modification is correct? </w:t>
      </w:r>
    </w:p>
    <w:p w14:paraId="347C80E4" w14:textId="14764702" w:rsidR="007A6ACE" w:rsidRDefault="007A6ACE" w:rsidP="00860EEB">
      <w:pPr>
        <w:pStyle w:val="ListParagraph"/>
        <w:numPr>
          <w:ilvl w:val="1"/>
          <w:numId w:val="1"/>
        </w:numPr>
      </w:pPr>
      <w:r>
        <w:t xml:space="preserve">Do you think the sparse assumption of </w:t>
      </w:r>
      <w:proofErr w:type="gramStart"/>
      <w:r>
        <w:t>Lu(</w:t>
      </w:r>
      <w:proofErr w:type="gramEnd"/>
      <w:r>
        <w:t>25) applies to the credit card offer problem?</w:t>
      </w:r>
      <w:r w:rsidR="5028FCDE">
        <w:t xml:space="preserve"> ￼</w:t>
      </w:r>
    </w:p>
    <w:p w14:paraId="7835BE98" w14:textId="63ED50DA" w:rsidR="007A6ACE" w:rsidRDefault="007A6ACE" w:rsidP="00195491">
      <w:pPr>
        <w:pStyle w:val="Heading2"/>
      </w:pPr>
      <w:r>
        <w:t>Bonus question 1:  Storable goods</w:t>
      </w:r>
      <w:r w:rsidR="00195491">
        <w:t xml:space="preserve"> and stockpiling</w:t>
      </w:r>
    </w:p>
    <w:p w14:paraId="19933F96" w14:textId="7B76F6BD" w:rsidR="00195491" w:rsidRDefault="00195491" w:rsidP="007A6ACE">
      <w:r>
        <w:t xml:space="preserve">Some of the goods, such as detergent or other goods, can be stored.  As pointed out in </w:t>
      </w:r>
      <w:proofErr w:type="gramStart"/>
      <w:r>
        <w:t>Ching(</w:t>
      </w:r>
      <w:proofErr w:type="gramEnd"/>
      <w:r>
        <w:t xml:space="preserve">20), this changes majorly the choice modeling.  </w:t>
      </w:r>
    </w:p>
    <w:p w14:paraId="6ABDB04E" w14:textId="21D95FAA" w:rsidR="00195491" w:rsidRDefault="00195491" w:rsidP="00195491">
      <w:pPr>
        <w:pStyle w:val="ListParagraph"/>
        <w:numPr>
          <w:ilvl w:val="0"/>
          <w:numId w:val="1"/>
        </w:numPr>
      </w:pPr>
      <w:r>
        <w:t>How can we design a similar dynamic discrete choice model that can take into account</w:t>
      </w:r>
      <w:r w:rsidR="002118A9">
        <w:t xml:space="preserve"> the</w:t>
      </w:r>
      <w:r>
        <w:t xml:space="preserve"> context, as well as unobserved market-product characteristics as discussed in part 1 and 2 to handle storable goods demand estimation? </w:t>
      </w:r>
    </w:p>
    <w:p w14:paraId="74D1BBB8" w14:textId="37B02385" w:rsidR="00195491" w:rsidRDefault="00195491" w:rsidP="00195491">
      <w:pPr>
        <w:pStyle w:val="ListParagraph"/>
        <w:numPr>
          <w:ilvl w:val="0"/>
          <w:numId w:val="1"/>
        </w:numPr>
      </w:pPr>
      <w:r>
        <w:t>Can you design synthetic tests and implement your model in choice-learn to verify your model above?</w:t>
      </w:r>
    </w:p>
    <w:p w14:paraId="34972A27" w14:textId="77777777" w:rsidR="00195491" w:rsidRDefault="00195491" w:rsidP="00195491"/>
    <w:p w14:paraId="47EEA2A2" w14:textId="7A50E336" w:rsidR="00195491" w:rsidRDefault="00195491" w:rsidP="00195491">
      <w:pPr>
        <w:pStyle w:val="Heading2"/>
      </w:pPr>
      <w:r>
        <w:t>Bonus Question 2: Habit formation and peer group effect</w:t>
      </w:r>
    </w:p>
    <w:p w14:paraId="17DB84D7" w14:textId="185F7CC4" w:rsidR="00195491" w:rsidRDefault="00195491" w:rsidP="00195491">
      <w:r>
        <w:t xml:space="preserve">After building a habit, such as going to a particular gym or going to a particular coffee house, we may continue to consume the service or product without any further discount. </w:t>
      </w:r>
      <w:r w:rsidR="002A1F5C">
        <w:t xml:space="preserve"> </w:t>
      </w:r>
      <w:r w:rsidR="007B11CE">
        <w:t>Furthermore, w</w:t>
      </w:r>
      <w:r w:rsidR="002A1F5C">
        <w:t xml:space="preserve">e tend to enjoy some activities more when going with friends.   Our desire </w:t>
      </w:r>
      <w:r w:rsidR="39A5429C">
        <w:t>to watch</w:t>
      </w:r>
      <w:r w:rsidR="002A1F5C">
        <w:t xml:space="preserve"> a particular</w:t>
      </w:r>
      <w:r w:rsidR="16831D47">
        <w:t xml:space="preserve"> movie increase</w:t>
      </w:r>
      <w:r w:rsidR="002A1F5C">
        <w:t xml:space="preserve"> when our friends have watched it. </w:t>
      </w:r>
      <w:r w:rsidR="007B11CE">
        <w:t xml:space="preserve"> Even better, we love watch movies with friends together.</w:t>
      </w:r>
      <w:r w:rsidR="002A1F5C">
        <w:t xml:space="preserve"> For credit card offers, we may give a series of discounts on different days to promote habit formation.  Sometimes we offer discounts if people go in groups. </w:t>
      </w:r>
    </w:p>
    <w:p w14:paraId="3F12ABF7" w14:textId="332E70F6" w:rsidR="002A1F5C" w:rsidRDefault="002A1F5C" w:rsidP="002A1F5C">
      <w:pPr>
        <w:pStyle w:val="ListParagraph"/>
        <w:numPr>
          <w:ilvl w:val="0"/>
          <w:numId w:val="2"/>
        </w:numPr>
      </w:pPr>
      <w:r>
        <w:t xml:space="preserve">What kind of choice models in the literature can handle habit formation? </w:t>
      </w:r>
    </w:p>
    <w:p w14:paraId="25298A8F" w14:textId="142DFE33" w:rsidR="002A1F5C" w:rsidRDefault="002A1F5C" w:rsidP="002A1F5C">
      <w:pPr>
        <w:pStyle w:val="ListParagraph"/>
        <w:numPr>
          <w:ilvl w:val="0"/>
          <w:numId w:val="2"/>
        </w:numPr>
      </w:pPr>
      <w:r>
        <w:t>What kind of choice models in the literature can handle peer group effects?</w:t>
      </w:r>
    </w:p>
    <w:p w14:paraId="460C338F" w14:textId="01BB3B55" w:rsidR="002A1F5C" w:rsidRDefault="002A1F5C" w:rsidP="002A1F5C">
      <w:pPr>
        <w:pStyle w:val="ListParagraph"/>
        <w:numPr>
          <w:ilvl w:val="0"/>
          <w:numId w:val="2"/>
        </w:numPr>
      </w:pPr>
      <w:r>
        <w:t xml:space="preserve">Which ones do you think are the most sensible </w:t>
      </w:r>
      <w:r w:rsidR="2980F397">
        <w:t>ones</w:t>
      </w:r>
      <w:r>
        <w:t xml:space="preserve"> for our problem? Can you design synthetic tests and implement your models in choice learn to show the effectiveness?</w:t>
      </w:r>
    </w:p>
    <w:p w14:paraId="31A7475E" w14:textId="77777777" w:rsidR="002A1F5C" w:rsidRDefault="002A1F5C" w:rsidP="002A1F5C"/>
    <w:p w14:paraId="33FBC4BE" w14:textId="4295C3E9" w:rsidR="002A1F5C" w:rsidRDefault="002A1F5C" w:rsidP="002A1F5C">
      <w:pPr>
        <w:pStyle w:val="Heading2"/>
      </w:pPr>
      <w:r>
        <w:t>Bonus Question 3:  Constrained assortment optimization</w:t>
      </w:r>
    </w:p>
    <w:p w14:paraId="6B289DAA" w14:textId="4D92EB94" w:rsidR="002A1F5C" w:rsidRDefault="002A1F5C" w:rsidP="002A1F5C">
      <w:r>
        <w:t xml:space="preserve">Given the choice models developed above, we would like to optimize some metric by presenting the best set of offers to the credit card holder.  However, there are </w:t>
      </w:r>
      <w:r w:rsidR="5B951AB1">
        <w:t>frequent</w:t>
      </w:r>
      <w:r>
        <w:t xml:space="preserve"> constraints we must observe.  For example, some offers must be presented with some others,</w:t>
      </w:r>
      <w:r w:rsidR="00B6050C">
        <w:t xml:space="preserve"> e.g. coffee with sandwiches together, or some goods, such as goods of rival competitors, never together.  </w:t>
      </w:r>
    </w:p>
    <w:p w14:paraId="03633B31" w14:textId="50EDB63C" w:rsidR="00B6050C" w:rsidRDefault="00B6050C" w:rsidP="00B6050C">
      <w:pPr>
        <w:pStyle w:val="ListParagraph"/>
        <w:numPr>
          <w:ilvl w:val="0"/>
          <w:numId w:val="3"/>
        </w:numPr>
      </w:pPr>
      <w:r>
        <w:lastRenderedPageBreak/>
        <w:t xml:space="preserve">What are the algorithms in the literature for this kind of constrained assortment optimization </w:t>
      </w:r>
      <w:r w:rsidR="3BB923BB">
        <w:t>problem</w:t>
      </w:r>
      <w:r>
        <w:t xml:space="preserve"> given the model you have developed in part 1 and part 2?</w:t>
      </w:r>
    </w:p>
    <w:p w14:paraId="489584D5" w14:textId="1ECFE97D" w:rsidR="00B6050C" w:rsidRDefault="00B6050C" w:rsidP="00B6050C">
      <w:pPr>
        <w:pStyle w:val="ListParagraph"/>
        <w:numPr>
          <w:ilvl w:val="0"/>
          <w:numId w:val="3"/>
        </w:numPr>
      </w:pPr>
      <w:r>
        <w:t>Given your literature survey above, which one do you think is the most suitable?  What are the reasons?</w:t>
      </w:r>
    </w:p>
    <w:p w14:paraId="2A9A95D3" w14:textId="32AFFA7F" w:rsidR="00B6050C" w:rsidRDefault="00B6050C" w:rsidP="00B6050C">
      <w:pPr>
        <w:pStyle w:val="ListParagraph"/>
        <w:numPr>
          <w:ilvl w:val="0"/>
          <w:numId w:val="3"/>
        </w:numPr>
        <w:rPr>
          <w:ins w:id="0" w:author="Will Lewis" w:date="2025-12-21T12:03:00Z" w16du:dateUtc="2025-12-21T11:03:00Z"/>
        </w:rPr>
      </w:pPr>
      <w:r>
        <w:t xml:space="preserve">Can you implement this in choice-learn and design a set of synthetic tests to test your algorithm?  </w:t>
      </w:r>
    </w:p>
    <w:p w14:paraId="0C270C46" w14:textId="77777777" w:rsidR="00D245D5" w:rsidRPr="002A1F5C" w:rsidRDefault="00D245D5" w:rsidP="00D245D5">
      <w:pPr>
        <w:pPrChange w:id="1" w:author="Will Lewis" w:date="2025-12-21T12:03:00Z" w16du:dateUtc="2025-12-21T11:03:00Z">
          <w:pPr>
            <w:pStyle w:val="ListParagraph"/>
            <w:numPr>
              <w:numId w:val="3"/>
            </w:numPr>
            <w:ind w:hanging="360"/>
          </w:pPr>
        </w:pPrChange>
      </w:pPr>
    </w:p>
    <w:p w14:paraId="05F8A47D" w14:textId="77777777" w:rsidR="002A1F5C" w:rsidRPr="002A1F5C" w:rsidRDefault="002A1F5C" w:rsidP="002A1F5C"/>
    <w:p w14:paraId="31491312" w14:textId="77777777" w:rsidR="002A1F5C" w:rsidRPr="002A1F5C" w:rsidRDefault="002A1F5C" w:rsidP="002A1F5C"/>
    <w:p w14:paraId="26B4FF82" w14:textId="77777777" w:rsidR="002A1F5C" w:rsidRPr="002A1F5C" w:rsidRDefault="002A1F5C" w:rsidP="002A1F5C"/>
    <w:p w14:paraId="29079A19" w14:textId="77777777" w:rsidR="007A6ACE" w:rsidRDefault="007A6ACE" w:rsidP="007A6ACE"/>
    <w:p w14:paraId="30DC6908" w14:textId="77777777" w:rsidR="000A309C" w:rsidRDefault="000A309C" w:rsidP="000A309C">
      <w:pPr>
        <w:ind w:left="360"/>
      </w:pPr>
    </w:p>
    <w:p w14:paraId="3A5D028F" w14:textId="77777777" w:rsidR="0021523F" w:rsidRDefault="0021523F"/>
    <w:p w14:paraId="30A352FA" w14:textId="77777777" w:rsidR="0021523F" w:rsidRPr="0001671E" w:rsidRDefault="0021523F" w:rsidP="0021523F">
      <w:pPr>
        <w:pStyle w:val="Heading1"/>
      </w:pPr>
      <w:r>
        <w:t>References</w:t>
      </w:r>
    </w:p>
    <w:p w14:paraId="127C9C39" w14:textId="081409F5" w:rsidR="00195491" w:rsidRPr="00195491" w:rsidRDefault="00195491" w:rsidP="00195491">
      <w:pPr>
        <w:autoSpaceDE w:val="0"/>
        <w:autoSpaceDN w:val="0"/>
        <w:adjustRightInd w:val="0"/>
        <w:spacing w:after="0" w:line="240" w:lineRule="auto"/>
      </w:pPr>
      <w:r>
        <w:t>[</w:t>
      </w:r>
      <w:proofErr w:type="gramStart"/>
      <w:r>
        <w:t>Ching(</w:t>
      </w:r>
      <w:proofErr w:type="gramEnd"/>
      <w:r>
        <w:t xml:space="preserve">20)] </w:t>
      </w:r>
      <w:r w:rsidRPr="00195491">
        <w:t>Ching</w:t>
      </w:r>
      <w:r>
        <w:t>, Andrew T.</w:t>
      </w:r>
      <w:r w:rsidRPr="00195491">
        <w:t>, Matthew Osborne (2020) Identification and Estimation of Forward-Looking</w:t>
      </w:r>
    </w:p>
    <w:p w14:paraId="2998299D" w14:textId="5181F7BE" w:rsidR="00195491" w:rsidRDefault="00195491" w:rsidP="00195491">
      <w:r w:rsidRPr="00195491">
        <w:t>Behavior: The Case of Consumer Stockpiling. Marketing Science 39(4):707-726.</w:t>
      </w:r>
    </w:p>
    <w:p w14:paraId="70041AD8" w14:textId="77777777" w:rsidR="00195491" w:rsidRDefault="00195491"/>
    <w:p w14:paraId="3B37E04E" w14:textId="4D812F65" w:rsidR="007A6ACE" w:rsidRDefault="007A6ACE">
      <w:r>
        <w:t>[</w:t>
      </w:r>
      <w:proofErr w:type="gramStart"/>
      <w:r>
        <w:t>Lu(</w:t>
      </w:r>
      <w:proofErr w:type="gramEnd"/>
      <w:r>
        <w:t xml:space="preserve">25)] Lu </w:t>
      </w:r>
      <w:proofErr w:type="spellStart"/>
      <w:r>
        <w:t>Zhentong</w:t>
      </w:r>
      <w:proofErr w:type="spellEnd"/>
      <w:r>
        <w:t xml:space="preserve"> and Kenichi Shimizu, “Estimating Discrete Choice Demand Models with Sparse Market-Product Shocks”, 2025 </w:t>
      </w:r>
      <w:hyperlink r:id="rId8" w:history="1">
        <w:r w:rsidRPr="006E5347">
          <w:rPr>
            <w:rStyle w:val="Hyperlink"/>
          </w:rPr>
          <w:t>https://arxiv.org/abs/2501.02381</w:t>
        </w:r>
      </w:hyperlink>
      <w:r>
        <w:t xml:space="preserve"> </w:t>
      </w:r>
    </w:p>
    <w:p w14:paraId="39923CD4" w14:textId="77777777" w:rsidR="007A6ACE" w:rsidRDefault="007A6ACE" w:rsidP="007A6ACE">
      <w:r>
        <w:t>[</w:t>
      </w:r>
      <w:proofErr w:type="gramStart"/>
      <w:r>
        <w:t>Yang(</w:t>
      </w:r>
      <w:proofErr w:type="gramEnd"/>
      <w:r>
        <w:t xml:space="preserve">25)] Yang Yiqi, Zhi Wang, Rui Gao, Shuang Li, “Reproducing Kernel Hilbert Space Choice Model”,  </w:t>
      </w:r>
      <w:hyperlink r:id="rId9" w:history="1">
        <w:r w:rsidRPr="006E5347">
          <w:rPr>
            <w:rStyle w:val="Hyperlink"/>
          </w:rPr>
          <w:t>https://dl.acm.org/doi/10.1145/3736252.3742630</w:t>
        </w:r>
      </w:hyperlink>
      <w:r>
        <w:t xml:space="preserve"> 2025</w:t>
      </w:r>
    </w:p>
    <w:p w14:paraId="75BB9D66" w14:textId="77777777" w:rsidR="007A6ACE" w:rsidRDefault="007A6ACE"/>
    <w:p w14:paraId="09056FEB" w14:textId="69A4E394" w:rsidR="0021523F" w:rsidRDefault="000A309C">
      <w:r>
        <w:t>[</w:t>
      </w:r>
      <w:proofErr w:type="gramStart"/>
      <w:r>
        <w:t>Zhang(</w:t>
      </w:r>
      <w:proofErr w:type="gramEnd"/>
      <w:r>
        <w:t xml:space="preserve">25)] Zhang, Shuhan, Zhi Wang, Rui Gao and Shuang Li, “Deep Context-Dependent Choice Model”, ICML learning work shop, 2025, </w:t>
      </w:r>
      <w:hyperlink r:id="rId10" w:history="1">
        <w:r w:rsidRPr="006E5347">
          <w:rPr>
            <w:rStyle w:val="Hyperlink"/>
          </w:rPr>
          <w:t>https://openreview.net/forum?id=bXTBtUjb0c</w:t>
        </w:r>
      </w:hyperlink>
      <w:r>
        <w:t xml:space="preserve"> </w:t>
      </w:r>
    </w:p>
    <w:p w14:paraId="6E8F8DAD" w14:textId="77777777" w:rsidR="000A309C" w:rsidRDefault="000A309C"/>
    <w:sectPr w:rsidR="000A3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NimbusRomNo9L-Regu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7272"/>
    <w:multiLevelType w:val="hybridMultilevel"/>
    <w:tmpl w:val="B28C3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650C8"/>
    <w:multiLevelType w:val="hybridMultilevel"/>
    <w:tmpl w:val="C436F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9D7DB9"/>
    <w:multiLevelType w:val="hybridMultilevel"/>
    <w:tmpl w:val="E8742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07339">
    <w:abstractNumId w:val="1"/>
  </w:num>
  <w:num w:numId="2" w16cid:durableId="598098454">
    <w:abstractNumId w:val="0"/>
  </w:num>
  <w:num w:numId="3" w16cid:durableId="78716533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 Lewis">
    <w15:presenceInfo w15:providerId="Windows Live" w15:userId="a6e7c26e9b5b17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4D"/>
    <w:rsid w:val="000041EC"/>
    <w:rsid w:val="0002497A"/>
    <w:rsid w:val="00053290"/>
    <w:rsid w:val="0005550A"/>
    <w:rsid w:val="000A309C"/>
    <w:rsid w:val="000A4DCA"/>
    <w:rsid w:val="000B6447"/>
    <w:rsid w:val="000D0009"/>
    <w:rsid w:val="000E0412"/>
    <w:rsid w:val="000F73A9"/>
    <w:rsid w:val="001075F7"/>
    <w:rsid w:val="001348A0"/>
    <w:rsid w:val="001364EA"/>
    <w:rsid w:val="00175B65"/>
    <w:rsid w:val="00187207"/>
    <w:rsid w:val="00195491"/>
    <w:rsid w:val="001A328F"/>
    <w:rsid w:val="001B3E75"/>
    <w:rsid w:val="001E3521"/>
    <w:rsid w:val="001E64C1"/>
    <w:rsid w:val="001E6B72"/>
    <w:rsid w:val="002118A9"/>
    <w:rsid w:val="0021523F"/>
    <w:rsid w:val="00227704"/>
    <w:rsid w:val="00231AD9"/>
    <w:rsid w:val="00241997"/>
    <w:rsid w:val="00253047"/>
    <w:rsid w:val="002552AB"/>
    <w:rsid w:val="002A1F5C"/>
    <w:rsid w:val="002A608E"/>
    <w:rsid w:val="002C2E5D"/>
    <w:rsid w:val="002D1C0C"/>
    <w:rsid w:val="002D5BF0"/>
    <w:rsid w:val="00344207"/>
    <w:rsid w:val="0034630A"/>
    <w:rsid w:val="00350E92"/>
    <w:rsid w:val="00362522"/>
    <w:rsid w:val="003651B6"/>
    <w:rsid w:val="00393C1C"/>
    <w:rsid w:val="003A70E6"/>
    <w:rsid w:val="003F32E9"/>
    <w:rsid w:val="003F7B90"/>
    <w:rsid w:val="00410956"/>
    <w:rsid w:val="00414B8B"/>
    <w:rsid w:val="00420ED3"/>
    <w:rsid w:val="00426B27"/>
    <w:rsid w:val="00434313"/>
    <w:rsid w:val="00446174"/>
    <w:rsid w:val="00483914"/>
    <w:rsid w:val="00486AF1"/>
    <w:rsid w:val="00497956"/>
    <w:rsid w:val="004C150E"/>
    <w:rsid w:val="004C432B"/>
    <w:rsid w:val="004D245B"/>
    <w:rsid w:val="004D482F"/>
    <w:rsid w:val="004F0A02"/>
    <w:rsid w:val="004F7E32"/>
    <w:rsid w:val="00503D68"/>
    <w:rsid w:val="00504EEF"/>
    <w:rsid w:val="00526D97"/>
    <w:rsid w:val="005803CE"/>
    <w:rsid w:val="005878FE"/>
    <w:rsid w:val="005957C1"/>
    <w:rsid w:val="00597A17"/>
    <w:rsid w:val="005B69D7"/>
    <w:rsid w:val="0061659A"/>
    <w:rsid w:val="00631B63"/>
    <w:rsid w:val="00666C36"/>
    <w:rsid w:val="00674181"/>
    <w:rsid w:val="00684FC1"/>
    <w:rsid w:val="006946EC"/>
    <w:rsid w:val="006956E1"/>
    <w:rsid w:val="0069718F"/>
    <w:rsid w:val="006A7E48"/>
    <w:rsid w:val="006B0B10"/>
    <w:rsid w:val="006D4371"/>
    <w:rsid w:val="006E2101"/>
    <w:rsid w:val="006F75C2"/>
    <w:rsid w:val="006F7D12"/>
    <w:rsid w:val="00703A89"/>
    <w:rsid w:val="00741558"/>
    <w:rsid w:val="0075178F"/>
    <w:rsid w:val="00763537"/>
    <w:rsid w:val="00793801"/>
    <w:rsid w:val="007A6ACE"/>
    <w:rsid w:val="007A715F"/>
    <w:rsid w:val="007B11CE"/>
    <w:rsid w:val="007C006A"/>
    <w:rsid w:val="007C1AA6"/>
    <w:rsid w:val="007D4DCB"/>
    <w:rsid w:val="007D7F9D"/>
    <w:rsid w:val="007E7BA3"/>
    <w:rsid w:val="0081238F"/>
    <w:rsid w:val="008163A4"/>
    <w:rsid w:val="00832094"/>
    <w:rsid w:val="008543F1"/>
    <w:rsid w:val="00860EEB"/>
    <w:rsid w:val="0086252C"/>
    <w:rsid w:val="008B4F62"/>
    <w:rsid w:val="008B5F56"/>
    <w:rsid w:val="008F08DA"/>
    <w:rsid w:val="008F24AF"/>
    <w:rsid w:val="0090498A"/>
    <w:rsid w:val="00921FB5"/>
    <w:rsid w:val="00946045"/>
    <w:rsid w:val="00970C01"/>
    <w:rsid w:val="00971FF8"/>
    <w:rsid w:val="009848BC"/>
    <w:rsid w:val="009A26D6"/>
    <w:rsid w:val="009A3180"/>
    <w:rsid w:val="009D1E49"/>
    <w:rsid w:val="009D2F78"/>
    <w:rsid w:val="009E711D"/>
    <w:rsid w:val="009E717E"/>
    <w:rsid w:val="009F1D1F"/>
    <w:rsid w:val="009F2433"/>
    <w:rsid w:val="009F609C"/>
    <w:rsid w:val="00A06FD9"/>
    <w:rsid w:val="00A30CD4"/>
    <w:rsid w:val="00A40440"/>
    <w:rsid w:val="00A50268"/>
    <w:rsid w:val="00A5443A"/>
    <w:rsid w:val="00A5765D"/>
    <w:rsid w:val="00A67DC6"/>
    <w:rsid w:val="00A82461"/>
    <w:rsid w:val="00AD2404"/>
    <w:rsid w:val="00AD2CD6"/>
    <w:rsid w:val="00AD5CD4"/>
    <w:rsid w:val="00AE7BB3"/>
    <w:rsid w:val="00AF2D68"/>
    <w:rsid w:val="00B07CF9"/>
    <w:rsid w:val="00B100FA"/>
    <w:rsid w:val="00B12AC5"/>
    <w:rsid w:val="00B306F9"/>
    <w:rsid w:val="00B37ABE"/>
    <w:rsid w:val="00B5041C"/>
    <w:rsid w:val="00B5073D"/>
    <w:rsid w:val="00B5400F"/>
    <w:rsid w:val="00B55902"/>
    <w:rsid w:val="00B6050C"/>
    <w:rsid w:val="00B632C7"/>
    <w:rsid w:val="00B71810"/>
    <w:rsid w:val="00B910D2"/>
    <w:rsid w:val="00B9369E"/>
    <w:rsid w:val="00B96DA6"/>
    <w:rsid w:val="00BB1E6D"/>
    <w:rsid w:val="00BB262A"/>
    <w:rsid w:val="00BB5C90"/>
    <w:rsid w:val="00BC1646"/>
    <w:rsid w:val="00BC343A"/>
    <w:rsid w:val="00BE0C31"/>
    <w:rsid w:val="00C07998"/>
    <w:rsid w:val="00C17869"/>
    <w:rsid w:val="00C40DB5"/>
    <w:rsid w:val="00C46667"/>
    <w:rsid w:val="00C47559"/>
    <w:rsid w:val="00C535FA"/>
    <w:rsid w:val="00C73360"/>
    <w:rsid w:val="00C739EC"/>
    <w:rsid w:val="00C87387"/>
    <w:rsid w:val="00CD22A5"/>
    <w:rsid w:val="00CF3619"/>
    <w:rsid w:val="00D245D5"/>
    <w:rsid w:val="00D35CA1"/>
    <w:rsid w:val="00D41259"/>
    <w:rsid w:val="00D445EA"/>
    <w:rsid w:val="00D52F60"/>
    <w:rsid w:val="00D64F2B"/>
    <w:rsid w:val="00D75D4A"/>
    <w:rsid w:val="00D84EB9"/>
    <w:rsid w:val="00DA57B4"/>
    <w:rsid w:val="00DB22DA"/>
    <w:rsid w:val="00DE0A2E"/>
    <w:rsid w:val="00E07F9C"/>
    <w:rsid w:val="00E10FB6"/>
    <w:rsid w:val="00E338E8"/>
    <w:rsid w:val="00E4326C"/>
    <w:rsid w:val="00E4444D"/>
    <w:rsid w:val="00E56C17"/>
    <w:rsid w:val="00E86040"/>
    <w:rsid w:val="00E920A0"/>
    <w:rsid w:val="00EB0966"/>
    <w:rsid w:val="00EB2C90"/>
    <w:rsid w:val="00EC01CB"/>
    <w:rsid w:val="00EE1937"/>
    <w:rsid w:val="00EF2954"/>
    <w:rsid w:val="00EF6AE1"/>
    <w:rsid w:val="00EF716B"/>
    <w:rsid w:val="00F009BD"/>
    <w:rsid w:val="00F81162"/>
    <w:rsid w:val="00FB28CF"/>
    <w:rsid w:val="00FB2EAE"/>
    <w:rsid w:val="00FB316F"/>
    <w:rsid w:val="00FC1749"/>
    <w:rsid w:val="00FC1A6B"/>
    <w:rsid w:val="00FC5206"/>
    <w:rsid w:val="00FD7FC8"/>
    <w:rsid w:val="00FF051E"/>
    <w:rsid w:val="022AAD72"/>
    <w:rsid w:val="051D2B77"/>
    <w:rsid w:val="055BB25A"/>
    <w:rsid w:val="05613F4E"/>
    <w:rsid w:val="05B54DBA"/>
    <w:rsid w:val="05D9DCD7"/>
    <w:rsid w:val="05DD5768"/>
    <w:rsid w:val="0688D2AD"/>
    <w:rsid w:val="077D4A99"/>
    <w:rsid w:val="1068E12B"/>
    <w:rsid w:val="1119A7E9"/>
    <w:rsid w:val="12C0EDAA"/>
    <w:rsid w:val="12F07BC3"/>
    <w:rsid w:val="1350741E"/>
    <w:rsid w:val="1438C7A7"/>
    <w:rsid w:val="1448A650"/>
    <w:rsid w:val="16831D47"/>
    <w:rsid w:val="18C1D35C"/>
    <w:rsid w:val="196DA992"/>
    <w:rsid w:val="1C331EC4"/>
    <w:rsid w:val="1CF52FF8"/>
    <w:rsid w:val="208A4786"/>
    <w:rsid w:val="20EB9DFB"/>
    <w:rsid w:val="25228F7A"/>
    <w:rsid w:val="27E00891"/>
    <w:rsid w:val="28ED273A"/>
    <w:rsid w:val="2980F397"/>
    <w:rsid w:val="2A4FEA61"/>
    <w:rsid w:val="2B3AF048"/>
    <w:rsid w:val="2BED75DE"/>
    <w:rsid w:val="2D77782A"/>
    <w:rsid w:val="2E29C165"/>
    <w:rsid w:val="2E78D3E8"/>
    <w:rsid w:val="3034EEB9"/>
    <w:rsid w:val="311BCACE"/>
    <w:rsid w:val="348226F3"/>
    <w:rsid w:val="34C7A8D5"/>
    <w:rsid w:val="368C97E0"/>
    <w:rsid w:val="38E53F17"/>
    <w:rsid w:val="39A5429C"/>
    <w:rsid w:val="3A6AD71C"/>
    <w:rsid w:val="3AA1C8B1"/>
    <w:rsid w:val="3B19764C"/>
    <w:rsid w:val="3B818C87"/>
    <w:rsid w:val="3BB923BB"/>
    <w:rsid w:val="3E49E01C"/>
    <w:rsid w:val="3E542FC6"/>
    <w:rsid w:val="3F273111"/>
    <w:rsid w:val="415319E8"/>
    <w:rsid w:val="41B71730"/>
    <w:rsid w:val="41BEA520"/>
    <w:rsid w:val="43112EDF"/>
    <w:rsid w:val="444D39F4"/>
    <w:rsid w:val="4541FE66"/>
    <w:rsid w:val="46828681"/>
    <w:rsid w:val="469E5652"/>
    <w:rsid w:val="4766D1CE"/>
    <w:rsid w:val="47B8179D"/>
    <w:rsid w:val="496BA3F8"/>
    <w:rsid w:val="4B460259"/>
    <w:rsid w:val="4C8114F7"/>
    <w:rsid w:val="4D12A45D"/>
    <w:rsid w:val="4D5096BF"/>
    <w:rsid w:val="4EA66C1C"/>
    <w:rsid w:val="4F25BF7F"/>
    <w:rsid w:val="502167CC"/>
    <w:rsid w:val="5028FCDE"/>
    <w:rsid w:val="50AD7811"/>
    <w:rsid w:val="53A5D213"/>
    <w:rsid w:val="55753DF3"/>
    <w:rsid w:val="56470D49"/>
    <w:rsid w:val="59858944"/>
    <w:rsid w:val="5B3F6DA9"/>
    <w:rsid w:val="5B951AB1"/>
    <w:rsid w:val="5C091D80"/>
    <w:rsid w:val="5D1D8E72"/>
    <w:rsid w:val="5D2641C5"/>
    <w:rsid w:val="5D3D677E"/>
    <w:rsid w:val="5DEFDB1B"/>
    <w:rsid w:val="5E270E75"/>
    <w:rsid w:val="5F2B1376"/>
    <w:rsid w:val="606A5AC8"/>
    <w:rsid w:val="6797B6BC"/>
    <w:rsid w:val="68C9C52D"/>
    <w:rsid w:val="6A99A795"/>
    <w:rsid w:val="6AF8EA38"/>
    <w:rsid w:val="6BC2DA9F"/>
    <w:rsid w:val="6C63B169"/>
    <w:rsid w:val="6CD2F1F6"/>
    <w:rsid w:val="6E3C79D8"/>
    <w:rsid w:val="6ED9315A"/>
    <w:rsid w:val="6EDB95E2"/>
    <w:rsid w:val="737155C7"/>
    <w:rsid w:val="753FE81E"/>
    <w:rsid w:val="759D0AA1"/>
    <w:rsid w:val="75EBE142"/>
    <w:rsid w:val="77A0B496"/>
    <w:rsid w:val="78753E2F"/>
    <w:rsid w:val="7970C9C3"/>
    <w:rsid w:val="7E87ADDF"/>
    <w:rsid w:val="7F7B664C"/>
    <w:rsid w:val="7FEA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0D6F"/>
  <w15:chartTrackingRefBased/>
  <w15:docId w15:val="{F6712582-A0D0-4EE0-A57F-C44FF6F2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AE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AE1"/>
    <w:rPr>
      <w:rFonts w:asciiTheme="majorHAnsi" w:eastAsiaTheme="majorEastAsia" w:hAnsiTheme="majorHAnsi" w:cstheme="majorBidi"/>
      <w:color w:val="2F5496" w:themeColor="accent1" w:themeShade="BF"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unhideWhenUsed/>
    <w:rsid w:val="000A30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09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309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460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075F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910D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635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35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35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35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5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4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01.0238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tefactory.github.io/choice-learn/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tefactory.github.io/choice-learn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ase.com/personal/merchant-offers" TargetMode="External"/><Relationship Id="rId10" Type="http://schemas.openxmlformats.org/officeDocument/2006/relationships/hyperlink" Target="https://openreview.net/forum?id=bXTBtUjb0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10.1145/3736252.37426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Chak (Corporate, HKG)</dc:creator>
  <cp:keywords/>
  <dc:description/>
  <cp:lastModifiedBy>Will Lewis</cp:lastModifiedBy>
  <cp:revision>4</cp:revision>
  <dcterms:created xsi:type="dcterms:W3CDTF">2025-08-29T18:08:00Z</dcterms:created>
  <dcterms:modified xsi:type="dcterms:W3CDTF">2025-12-21T14:53:00Z</dcterms:modified>
</cp:coreProperties>
</file>